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3FA" w:rsidRPr="00BB33E5" w:rsidRDefault="001F23FA" w:rsidP="001F23FA">
      <w:pPr>
        <w:spacing w:after="0" w:line="312" w:lineRule="auto"/>
        <w:jc w:val="center"/>
        <w:rPr>
          <w:rFonts w:ascii="Times New Roman" w:hAnsi="Times New Roman"/>
          <w:b/>
          <w:color w:val="0070C0"/>
          <w:sz w:val="26"/>
          <w:szCs w:val="26"/>
        </w:rPr>
      </w:pPr>
      <w:r w:rsidRPr="00BB33E5">
        <w:rPr>
          <w:rFonts w:ascii="Times New Roman" w:hAnsi="Times New Roman"/>
          <w:b/>
          <w:color w:val="0070C0"/>
          <w:sz w:val="26"/>
          <w:szCs w:val="26"/>
        </w:rPr>
        <w:t xml:space="preserve">ĐỀ </w:t>
      </w:r>
      <w:r w:rsidR="0012350B">
        <w:rPr>
          <w:rFonts w:ascii="Times New Roman" w:hAnsi="Times New Roman"/>
          <w:b/>
          <w:color w:val="0070C0"/>
          <w:sz w:val="26"/>
          <w:szCs w:val="26"/>
        </w:rPr>
        <w:t>19</w:t>
      </w:r>
      <w:bookmarkStart w:id="0" w:name="_GoBack"/>
      <w:bookmarkEnd w:id="0"/>
    </w:p>
    <w:p w:rsidR="001F23FA" w:rsidRPr="00BB33E5" w:rsidRDefault="001F23FA" w:rsidP="001F23FA">
      <w:pPr>
        <w:spacing w:after="0" w:line="312" w:lineRule="auto"/>
        <w:jc w:val="both"/>
        <w:rPr>
          <w:rFonts w:ascii="Times New Roman" w:hAnsi="Times New Roman"/>
          <w:b/>
          <w:bCs/>
          <w:color w:val="0D0D0D"/>
          <w:sz w:val="26"/>
          <w:szCs w:val="26"/>
          <w:lang w:val="vi-VN"/>
        </w:rPr>
      </w:pPr>
      <w:r w:rsidRPr="00BB33E5">
        <w:rPr>
          <w:rFonts w:ascii="Times New Roman" w:hAnsi="Times New Roman"/>
          <w:b/>
          <w:bCs/>
          <w:color w:val="0D0D0D"/>
          <w:sz w:val="26"/>
          <w:szCs w:val="26"/>
          <w:lang w:val="vi-VN"/>
        </w:rPr>
        <w:t>I. ĐỌC HIỂU (4,0 điểm)</w:t>
      </w:r>
    </w:p>
    <w:p w:rsidR="001F23FA" w:rsidRPr="00BB33E5" w:rsidRDefault="001F23FA" w:rsidP="001F23FA">
      <w:pPr>
        <w:spacing w:after="0" w:line="312" w:lineRule="auto"/>
        <w:jc w:val="both"/>
        <w:rPr>
          <w:rFonts w:ascii="Times New Roman" w:eastAsia="Times New Roman" w:hAnsi="Times New Roman"/>
          <w:b/>
          <w:bCs/>
          <w:color w:val="0D0D0D"/>
          <w:spacing w:val="-2"/>
          <w:sz w:val="26"/>
          <w:szCs w:val="26"/>
        </w:rPr>
      </w:pPr>
      <w:r w:rsidRPr="00BB33E5">
        <w:rPr>
          <w:rFonts w:ascii="Times New Roman" w:eastAsia="Times New Roman" w:hAnsi="Times New Roman"/>
          <w:b/>
          <w:bCs/>
          <w:color w:val="0D0D0D"/>
          <w:spacing w:val="-2"/>
          <w:sz w:val="26"/>
          <w:szCs w:val="26"/>
        </w:rPr>
        <w:t>Đọc văn bản sau:</w:t>
      </w:r>
    </w:p>
    <w:p w:rsidR="001F23FA" w:rsidRPr="00BB33E5" w:rsidRDefault="001F23FA" w:rsidP="001F23FA">
      <w:pPr>
        <w:spacing w:after="0" w:line="312" w:lineRule="auto"/>
        <w:ind w:firstLine="720"/>
        <w:jc w:val="both"/>
        <w:rPr>
          <w:rFonts w:ascii="Times New Roman" w:hAnsi="Times New Roman"/>
          <w:i/>
          <w:color w:val="0D0D0D"/>
          <w:sz w:val="26"/>
          <w:szCs w:val="26"/>
        </w:rPr>
      </w:pPr>
      <w:proofErr w:type="gramStart"/>
      <w:r w:rsidRPr="00BB33E5">
        <w:rPr>
          <w:rFonts w:ascii="Times New Roman" w:hAnsi="Times New Roman"/>
          <w:i/>
          <w:color w:val="0D0D0D"/>
          <w:sz w:val="26"/>
          <w:szCs w:val="26"/>
        </w:rPr>
        <w:t>Hãy biến những suy nghĩ lớn của bạn thành hành động một cách nhanh nhất có thể.</w:t>
      </w:r>
      <w:proofErr w:type="gramEnd"/>
      <w:r w:rsidRPr="00BB33E5">
        <w:rPr>
          <w:rFonts w:ascii="Times New Roman" w:hAnsi="Times New Roman"/>
          <w:i/>
          <w:color w:val="0D0D0D"/>
          <w:sz w:val="26"/>
          <w:szCs w:val="26"/>
        </w:rPr>
        <w:t xml:space="preserve"> Đừng để những cái cớ như “Mình không đủ thông minh”; “Mình không đủ kinh nghiệm”; “Mình còn quá trẻ” hay “Mình đã quá già”, quá yếu đuối, quá đen, quá béo hay quá gầy, quá hói, quá lực điền hay rất khó gần, cản trở bạn. Tất cả những điều đó chỉ là những lý do vớ vẩn mà thôi.</w:t>
      </w:r>
    </w:p>
    <w:p w:rsidR="001F23FA" w:rsidRPr="00BB33E5" w:rsidRDefault="001F23FA" w:rsidP="001F23FA">
      <w:pPr>
        <w:spacing w:after="0" w:line="312" w:lineRule="auto"/>
        <w:ind w:firstLine="720"/>
        <w:jc w:val="both"/>
        <w:rPr>
          <w:rFonts w:ascii="Times New Roman" w:hAnsi="Times New Roman"/>
          <w:i/>
          <w:color w:val="0D0D0D"/>
          <w:sz w:val="26"/>
          <w:szCs w:val="26"/>
        </w:rPr>
      </w:pPr>
      <w:proofErr w:type="gramStart"/>
      <w:r w:rsidRPr="00BB33E5">
        <w:rPr>
          <w:rFonts w:ascii="Times New Roman" w:hAnsi="Times New Roman"/>
          <w:i/>
          <w:color w:val="0D0D0D"/>
          <w:sz w:val="26"/>
          <w:szCs w:val="26"/>
        </w:rPr>
        <w:t>Khi nào bạn còn viện cớ, khi đó bạn vẫn còn sợ hãi.</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Hãy quyết tâm và làm những việc đã khiến bạn cảm thấy e dè nhất, rồi nỗi sợ hãi của bạn sẽ tan biến.</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Không ai sinh ra đã có ngay sự tự tin.</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Tất cả sự tự tin đều phải cố gắng mới có được.</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Hãy tạo thói quen hành động, rồi sự tự tin sẽ được củng cố.</w:t>
      </w:r>
      <w:proofErr w:type="gramEnd"/>
    </w:p>
    <w:p w:rsidR="001F23FA" w:rsidRPr="00BB33E5" w:rsidRDefault="001F23FA" w:rsidP="001F23FA">
      <w:pPr>
        <w:spacing w:after="0" w:line="312" w:lineRule="auto"/>
        <w:ind w:firstLine="720"/>
        <w:jc w:val="both"/>
        <w:rPr>
          <w:rFonts w:ascii="Times New Roman" w:hAnsi="Times New Roman"/>
          <w:i/>
          <w:color w:val="0D0D0D"/>
          <w:sz w:val="26"/>
          <w:szCs w:val="26"/>
        </w:rPr>
      </w:pPr>
      <w:proofErr w:type="gramStart"/>
      <w:r w:rsidRPr="00BB33E5">
        <w:rPr>
          <w:rFonts w:ascii="Times New Roman" w:hAnsi="Times New Roman"/>
          <w:i/>
          <w:color w:val="0D0D0D"/>
          <w:sz w:val="26"/>
          <w:szCs w:val="26"/>
        </w:rPr>
        <w:t>Đừng dành quá nhiều thời gian cho việc lên kế hoạch hoặc cố thử nghiệm để dự đoán và giải quyết vấn đề trước khi chúng xảy ra.</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Đó cũng chỉ là một cách viện cớ khác cho sự chần chừ của bạn.</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Nếu chưa bắt đầu, bạn không thể biết vấn đề gì sẽ xảy ra.</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Bạn cũng sẽ không có kinh nghiệm để giải quyết chúng.</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Thay vì vậy, bạn hãy hành động và giải quyết vấn đề ngay khi chúng phát sinh.</w:t>
      </w:r>
      <w:proofErr w:type="gramEnd"/>
    </w:p>
    <w:p w:rsidR="001F23FA" w:rsidRPr="00BB33E5" w:rsidRDefault="001F23FA" w:rsidP="001F23FA">
      <w:pPr>
        <w:spacing w:after="0" w:line="312" w:lineRule="auto"/>
        <w:ind w:firstLine="720"/>
        <w:jc w:val="both"/>
        <w:rPr>
          <w:rFonts w:ascii="Times New Roman" w:hAnsi="Times New Roman"/>
          <w:i/>
          <w:color w:val="0D0D0D"/>
          <w:sz w:val="26"/>
          <w:szCs w:val="26"/>
        </w:rPr>
      </w:pPr>
      <w:proofErr w:type="gramStart"/>
      <w:r w:rsidRPr="00BB33E5">
        <w:rPr>
          <w:rFonts w:ascii="Times New Roman" w:hAnsi="Times New Roman"/>
          <w:i/>
          <w:color w:val="0D0D0D"/>
          <w:sz w:val="26"/>
          <w:szCs w:val="26"/>
        </w:rPr>
        <w:t>Hãy thôi suy nghĩ và bắt đầu hành động.</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Hãy bắt đầu với những việc nhỏ, rồi dần thử sức với những thử thách khó khăn hơn để tạo cho mình sự tự tin.</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Đó là cách mà các vận động viên tham gia Thế vận hội đã áp dụng để vươn tới đỉnh cao sự nghiệp.</w:t>
      </w:r>
      <w:proofErr w:type="gramEnd"/>
      <w:r w:rsidRPr="00BB33E5">
        <w:rPr>
          <w:rFonts w:ascii="Times New Roman" w:hAnsi="Times New Roman"/>
          <w:i/>
          <w:color w:val="0D0D0D"/>
          <w:sz w:val="26"/>
          <w:szCs w:val="26"/>
        </w:rPr>
        <w:t xml:space="preserve"> Họ đặt ra cho bản thân những mục tiêu ngày càng lớn hơn và thực hiện chúng </w:t>
      </w:r>
      <w:proofErr w:type="gramStart"/>
      <w:r w:rsidRPr="00BB33E5">
        <w:rPr>
          <w:rFonts w:ascii="Times New Roman" w:hAnsi="Times New Roman"/>
          <w:i/>
          <w:color w:val="0D0D0D"/>
          <w:sz w:val="26"/>
          <w:szCs w:val="26"/>
        </w:rPr>
        <w:t>theo</w:t>
      </w:r>
      <w:proofErr w:type="gramEnd"/>
      <w:r w:rsidRPr="00BB33E5">
        <w:rPr>
          <w:rFonts w:ascii="Times New Roman" w:hAnsi="Times New Roman"/>
          <w:i/>
          <w:color w:val="0D0D0D"/>
          <w:sz w:val="26"/>
          <w:szCs w:val="26"/>
        </w:rPr>
        <w:t xml:space="preserve"> từng bước một.</w:t>
      </w:r>
    </w:p>
    <w:p w:rsidR="001F23FA" w:rsidRPr="00BB33E5" w:rsidRDefault="001F23FA" w:rsidP="001F23FA">
      <w:pPr>
        <w:spacing w:after="0" w:line="312" w:lineRule="auto"/>
        <w:ind w:firstLine="720"/>
        <w:jc w:val="both"/>
        <w:rPr>
          <w:rFonts w:ascii="Times New Roman" w:hAnsi="Times New Roman"/>
          <w:i/>
          <w:color w:val="0D0D0D"/>
          <w:sz w:val="26"/>
          <w:szCs w:val="26"/>
        </w:rPr>
      </w:pPr>
      <w:r w:rsidRPr="00BB33E5">
        <w:rPr>
          <w:rFonts w:ascii="Times New Roman" w:hAnsi="Times New Roman"/>
          <w:i/>
          <w:color w:val="0D0D0D"/>
          <w:sz w:val="26"/>
          <w:szCs w:val="26"/>
        </w:rPr>
        <w:t xml:space="preserve">Khi bạn chuẩn bị làm một việc gì đó mới mẻ và có nhiều thử thách, hãy luôn nghĩ rằng: “Mình có thể làm được”. </w:t>
      </w:r>
      <w:proofErr w:type="gramStart"/>
      <w:r w:rsidRPr="00BB33E5">
        <w:rPr>
          <w:rFonts w:ascii="Times New Roman" w:hAnsi="Times New Roman"/>
          <w:i/>
          <w:color w:val="0D0D0D"/>
          <w:sz w:val="26"/>
          <w:szCs w:val="26"/>
        </w:rPr>
        <w:t>Khả năng của bạn khi làm một việc gì đó hoàn toàn xuất phát từ sự điều khiển của tâm lý.</w:t>
      </w:r>
      <w:proofErr w:type="gramEnd"/>
      <w:r w:rsidRPr="00BB33E5">
        <w:rPr>
          <w:rFonts w:ascii="Times New Roman" w:hAnsi="Times New Roman"/>
          <w:i/>
          <w:color w:val="0D0D0D"/>
          <w:sz w:val="26"/>
          <w:szCs w:val="26"/>
        </w:rPr>
        <w:t xml:space="preserve"> </w:t>
      </w:r>
      <w:proofErr w:type="gramStart"/>
      <w:r w:rsidRPr="00BB33E5">
        <w:rPr>
          <w:rFonts w:ascii="Times New Roman" w:hAnsi="Times New Roman"/>
          <w:i/>
          <w:color w:val="0D0D0D"/>
          <w:sz w:val="26"/>
          <w:szCs w:val="26"/>
        </w:rPr>
        <w:t>Bạn có thể làm được những gì, điều đó hoàn toàn phụ thuộc vào việc bạn nghĩ rằng mình có thể làm được hay không mà thôi.</w:t>
      </w:r>
      <w:proofErr w:type="gramEnd"/>
      <w:r w:rsidRPr="00BB33E5">
        <w:rPr>
          <w:rFonts w:ascii="Times New Roman" w:hAnsi="Times New Roman"/>
          <w:i/>
          <w:color w:val="0D0D0D"/>
          <w:sz w:val="26"/>
          <w:szCs w:val="26"/>
        </w:rPr>
        <w:t xml:space="preserve"> […]</w:t>
      </w:r>
    </w:p>
    <w:p w:rsidR="001F23FA" w:rsidRPr="00BB33E5" w:rsidRDefault="001F23FA" w:rsidP="001F23FA">
      <w:pPr>
        <w:spacing w:after="0" w:line="312" w:lineRule="auto"/>
        <w:ind w:firstLine="720"/>
        <w:jc w:val="both"/>
        <w:rPr>
          <w:rFonts w:ascii="Times New Roman" w:hAnsi="Times New Roman"/>
          <w:i/>
          <w:color w:val="0D0D0D"/>
          <w:sz w:val="26"/>
          <w:szCs w:val="26"/>
        </w:rPr>
      </w:pPr>
      <w:proofErr w:type="gramStart"/>
      <w:r w:rsidRPr="00BB33E5">
        <w:rPr>
          <w:rFonts w:ascii="Times New Roman" w:hAnsi="Times New Roman"/>
          <w:i/>
          <w:color w:val="0D0D0D"/>
          <w:sz w:val="26"/>
          <w:szCs w:val="26"/>
        </w:rPr>
        <w:t>Hãy rèn luyện tinh thần để chấp nhận những mục tiêu ngày càng lớn hơn.</w:t>
      </w:r>
      <w:proofErr w:type="gramEnd"/>
      <w:r w:rsidRPr="00BB33E5">
        <w:rPr>
          <w:rFonts w:ascii="Times New Roman" w:hAnsi="Times New Roman"/>
          <w:i/>
          <w:color w:val="0D0D0D"/>
          <w:sz w:val="26"/>
          <w:szCs w:val="26"/>
        </w:rPr>
        <w:t xml:space="preserve"> Trong tâm trí, bạn phải luôn sẵn sàng để bước những bước tiến xa hơn. Bạn không thể đạt tới một vị trí cao hơn nếu tinh thần của bạn chưa thực sự sẵn sàng. </w:t>
      </w:r>
      <w:proofErr w:type="gramStart"/>
      <w:r w:rsidRPr="00BB33E5">
        <w:rPr>
          <w:rFonts w:ascii="Times New Roman" w:hAnsi="Times New Roman"/>
          <w:i/>
          <w:color w:val="0D0D0D"/>
          <w:sz w:val="26"/>
          <w:szCs w:val="26"/>
        </w:rPr>
        <w:t>Lấy ví dụ là bạn đang bắt đầu gây dựng một công việc kinh doanh có thể kiếm ra 100 đô-la mỗi tháng nhưng bạn lại muốn kiếm được 10.000 đô-la mỗi tháng.</w:t>
      </w:r>
      <w:proofErr w:type="gramEnd"/>
      <w:r w:rsidRPr="00BB33E5">
        <w:rPr>
          <w:rFonts w:ascii="Times New Roman" w:hAnsi="Times New Roman"/>
          <w:i/>
          <w:color w:val="0D0D0D"/>
          <w:sz w:val="26"/>
          <w:szCs w:val="26"/>
        </w:rPr>
        <w:t xml:space="preserve"> Hầu hết mọi người đều không thể nhảy vọt từ con số 100 lên 10.000 đô-la chỉ qua một đêm. </w:t>
      </w:r>
      <w:proofErr w:type="gramStart"/>
      <w:r w:rsidRPr="00BB33E5">
        <w:rPr>
          <w:rFonts w:ascii="Times New Roman" w:hAnsi="Times New Roman"/>
          <w:i/>
          <w:color w:val="0D0D0D"/>
          <w:sz w:val="26"/>
          <w:szCs w:val="26"/>
        </w:rPr>
        <w:t xml:space="preserve">Vì thế, bạn cũng cần phải điều chỉnh </w:t>
      </w:r>
      <w:r w:rsidRPr="00BB33E5">
        <w:rPr>
          <w:rFonts w:ascii="Times New Roman" w:hAnsi="Times New Roman"/>
          <w:i/>
          <w:color w:val="0D0D0D"/>
          <w:sz w:val="26"/>
          <w:szCs w:val="26"/>
        </w:rPr>
        <w:lastRenderedPageBreak/>
        <w:t>ý nghĩ mơ hồ đó.</w:t>
      </w:r>
      <w:proofErr w:type="gramEnd"/>
      <w:r w:rsidRPr="00BB33E5">
        <w:rPr>
          <w:rFonts w:ascii="Times New Roman" w:hAnsi="Times New Roman"/>
          <w:i/>
          <w:color w:val="0D0D0D"/>
          <w:sz w:val="26"/>
          <w:szCs w:val="26"/>
        </w:rPr>
        <w:t xml:space="preserve"> Hãy bắt đầu với những bước tiến nhỏ hơn để cho tinh thần của bạn có sự chuẩn bị, rồi sau đó mới xây dựng những cây cầu giúp bạn đến đích thành công</w:t>
      </w:r>
      <w:proofErr w:type="gramStart"/>
      <w:r w:rsidRPr="00BB33E5">
        <w:rPr>
          <w:rFonts w:ascii="Times New Roman" w:hAnsi="Times New Roman"/>
          <w:i/>
          <w:color w:val="0D0D0D"/>
          <w:sz w:val="26"/>
          <w:szCs w:val="26"/>
        </w:rPr>
        <w:t>.[</w:t>
      </w:r>
      <w:proofErr w:type="gramEnd"/>
      <w:r w:rsidRPr="00BB33E5">
        <w:rPr>
          <w:rFonts w:ascii="Times New Roman" w:hAnsi="Times New Roman"/>
          <w:i/>
          <w:color w:val="0D0D0D"/>
          <w:sz w:val="26"/>
          <w:szCs w:val="26"/>
        </w:rPr>
        <w:t>…]</w:t>
      </w:r>
    </w:p>
    <w:p w:rsidR="001F23FA" w:rsidRPr="00BB33E5" w:rsidRDefault="001F23FA" w:rsidP="001F23FA">
      <w:pPr>
        <w:spacing w:after="0" w:line="312" w:lineRule="auto"/>
        <w:jc w:val="right"/>
        <w:rPr>
          <w:rFonts w:ascii="Times New Roman" w:hAnsi="Times New Roman"/>
          <w:color w:val="0D0D0D"/>
          <w:sz w:val="26"/>
          <w:szCs w:val="26"/>
        </w:rPr>
      </w:pPr>
      <w:r w:rsidRPr="00BB33E5">
        <w:rPr>
          <w:rFonts w:ascii="Times New Roman" w:hAnsi="Times New Roman"/>
          <w:color w:val="0D0D0D"/>
          <w:sz w:val="26"/>
          <w:szCs w:val="26"/>
        </w:rPr>
        <w:t xml:space="preserve">(Trích </w:t>
      </w:r>
      <w:r w:rsidRPr="00BB33E5">
        <w:rPr>
          <w:rFonts w:ascii="Times New Roman" w:hAnsi="Times New Roman"/>
          <w:bCs/>
          <w:i/>
          <w:color w:val="0D0D0D"/>
          <w:sz w:val="26"/>
          <w:szCs w:val="26"/>
        </w:rPr>
        <w:t>Nghĩ lớn để thành công</w:t>
      </w:r>
      <w:r w:rsidRPr="00BB33E5">
        <w:rPr>
          <w:rFonts w:ascii="Times New Roman" w:hAnsi="Times New Roman"/>
          <w:bCs/>
          <w:color w:val="0D0D0D"/>
          <w:sz w:val="26"/>
          <w:szCs w:val="26"/>
        </w:rPr>
        <w:t>,</w:t>
      </w:r>
      <w:r w:rsidRPr="00BB33E5">
        <w:rPr>
          <w:rFonts w:ascii="Times New Roman" w:hAnsi="Times New Roman"/>
          <w:color w:val="0D0D0D"/>
          <w:sz w:val="26"/>
          <w:szCs w:val="26"/>
        </w:rPr>
        <w:t xml:space="preserve"> Tác giả: Donald Trump, </w:t>
      </w:r>
    </w:p>
    <w:p w:rsidR="001F23FA" w:rsidRPr="00BB33E5" w:rsidRDefault="001F23FA" w:rsidP="001F23FA">
      <w:pPr>
        <w:spacing w:after="0" w:line="312" w:lineRule="auto"/>
        <w:jc w:val="right"/>
        <w:rPr>
          <w:rFonts w:ascii="Times New Roman" w:hAnsi="Times New Roman"/>
          <w:color w:val="0D0D0D"/>
          <w:sz w:val="26"/>
          <w:szCs w:val="26"/>
        </w:rPr>
      </w:pPr>
      <w:r w:rsidRPr="00BB33E5">
        <w:rPr>
          <w:rFonts w:ascii="Times New Roman" w:hAnsi="Times New Roman"/>
          <w:color w:val="0D0D0D"/>
          <w:sz w:val="26"/>
          <w:szCs w:val="26"/>
        </w:rPr>
        <w:t>NXB Tổng hợp TPHCM, 2019)</w:t>
      </w:r>
    </w:p>
    <w:p w:rsidR="001F23FA" w:rsidRPr="00BB33E5" w:rsidRDefault="001F23FA" w:rsidP="001F23FA">
      <w:pPr>
        <w:spacing w:after="0" w:line="312" w:lineRule="auto"/>
        <w:jc w:val="both"/>
        <w:rPr>
          <w:rFonts w:ascii="Times New Roman" w:hAnsi="Times New Roman"/>
          <w:b/>
          <w:bCs/>
          <w:color w:val="0D0D0D"/>
          <w:sz w:val="26"/>
          <w:szCs w:val="26"/>
        </w:rPr>
      </w:pPr>
      <w:r w:rsidRPr="00BB33E5">
        <w:rPr>
          <w:rFonts w:ascii="Times New Roman" w:hAnsi="Times New Roman"/>
          <w:b/>
          <w:bCs/>
          <w:color w:val="0D0D0D"/>
          <w:sz w:val="26"/>
          <w:szCs w:val="26"/>
        </w:rPr>
        <w:t>Thực hiện yêu cầu:</w:t>
      </w:r>
    </w:p>
    <w:p w:rsidR="001F23FA" w:rsidRPr="00BB33E5" w:rsidRDefault="001F23FA" w:rsidP="001F23FA">
      <w:pPr>
        <w:spacing w:after="0" w:line="312" w:lineRule="auto"/>
        <w:jc w:val="both"/>
        <w:rPr>
          <w:rFonts w:ascii="Times New Roman" w:hAnsi="Times New Roman"/>
          <w:color w:val="0D0D0D"/>
          <w:sz w:val="26"/>
          <w:szCs w:val="26"/>
        </w:rPr>
      </w:pPr>
      <w:proofErr w:type="gramStart"/>
      <w:r w:rsidRPr="00BB33E5">
        <w:rPr>
          <w:rFonts w:ascii="Times New Roman" w:hAnsi="Times New Roman"/>
          <w:b/>
          <w:bCs/>
          <w:color w:val="0D0D0D"/>
          <w:sz w:val="26"/>
          <w:szCs w:val="26"/>
        </w:rPr>
        <w:t>Câu 1.</w:t>
      </w:r>
      <w:proofErr w:type="gramEnd"/>
      <w:r w:rsidRPr="00BB33E5">
        <w:rPr>
          <w:rFonts w:ascii="Times New Roman" w:hAnsi="Times New Roman"/>
          <w:b/>
          <w:bCs/>
          <w:color w:val="0D0D0D"/>
          <w:sz w:val="26"/>
          <w:szCs w:val="26"/>
        </w:rPr>
        <w:t xml:space="preserve"> </w:t>
      </w:r>
      <w:proofErr w:type="gramStart"/>
      <w:r w:rsidRPr="00BB33E5">
        <w:rPr>
          <w:rFonts w:ascii="Times New Roman" w:hAnsi="Times New Roman"/>
          <w:color w:val="0D0D0D"/>
          <w:sz w:val="26"/>
          <w:szCs w:val="26"/>
        </w:rPr>
        <w:t>Xác định luận đề của văn bản.</w:t>
      </w:r>
      <w:proofErr w:type="gramEnd"/>
    </w:p>
    <w:p w:rsidR="001F23FA" w:rsidRPr="00BB33E5" w:rsidRDefault="001F23FA" w:rsidP="001F23FA">
      <w:pPr>
        <w:spacing w:after="0" w:line="312" w:lineRule="auto"/>
        <w:jc w:val="both"/>
        <w:rPr>
          <w:rFonts w:ascii="Times New Roman" w:hAnsi="Times New Roman"/>
          <w:b/>
          <w:bCs/>
          <w:color w:val="0D0D0D"/>
          <w:sz w:val="26"/>
          <w:szCs w:val="26"/>
        </w:rPr>
      </w:pPr>
      <w:proofErr w:type="gramStart"/>
      <w:r w:rsidRPr="00BB33E5">
        <w:rPr>
          <w:rFonts w:ascii="Times New Roman" w:hAnsi="Times New Roman"/>
          <w:b/>
          <w:bCs/>
          <w:color w:val="0D0D0D"/>
          <w:sz w:val="26"/>
          <w:szCs w:val="26"/>
        </w:rPr>
        <w:t>Câu 2.</w:t>
      </w:r>
      <w:proofErr w:type="gramEnd"/>
      <w:r w:rsidRPr="00BB33E5">
        <w:rPr>
          <w:rFonts w:ascii="Times New Roman" w:hAnsi="Times New Roman"/>
          <w:b/>
          <w:bCs/>
          <w:color w:val="0D0D0D"/>
          <w:sz w:val="26"/>
          <w:szCs w:val="26"/>
        </w:rPr>
        <w:t xml:space="preserve"> </w:t>
      </w:r>
      <w:r w:rsidRPr="00BB33E5">
        <w:rPr>
          <w:rFonts w:ascii="Times New Roman" w:hAnsi="Times New Roman"/>
          <w:color w:val="0D0D0D"/>
          <w:sz w:val="26"/>
          <w:szCs w:val="26"/>
        </w:rPr>
        <w:t>Nêu một số biện pháp tác giả sử dụng để làm tăng tính khẳng định của văn bản.</w:t>
      </w:r>
    </w:p>
    <w:p w:rsidR="001F23FA" w:rsidRPr="00BB33E5" w:rsidRDefault="001F23FA" w:rsidP="001F23FA">
      <w:pPr>
        <w:spacing w:after="0" w:line="312" w:lineRule="auto"/>
        <w:jc w:val="both"/>
        <w:rPr>
          <w:rFonts w:ascii="Times New Roman" w:hAnsi="Times New Roman"/>
          <w:b/>
          <w:bCs/>
          <w:color w:val="0D0D0D"/>
          <w:sz w:val="26"/>
          <w:szCs w:val="26"/>
        </w:rPr>
      </w:pPr>
      <w:proofErr w:type="gramStart"/>
      <w:r w:rsidRPr="00BB33E5">
        <w:rPr>
          <w:rFonts w:ascii="Times New Roman" w:hAnsi="Times New Roman"/>
          <w:b/>
          <w:bCs/>
          <w:color w:val="0D0D0D"/>
          <w:sz w:val="26"/>
          <w:szCs w:val="26"/>
        </w:rPr>
        <w:t>Câu 3.</w:t>
      </w:r>
      <w:proofErr w:type="gramEnd"/>
      <w:r w:rsidRPr="00BB33E5">
        <w:rPr>
          <w:rFonts w:ascii="Times New Roman" w:hAnsi="Times New Roman"/>
          <w:b/>
          <w:bCs/>
          <w:color w:val="0D0D0D"/>
          <w:sz w:val="26"/>
          <w:szCs w:val="26"/>
        </w:rPr>
        <w:t xml:space="preserve"> </w:t>
      </w:r>
      <w:proofErr w:type="gramStart"/>
      <w:r w:rsidRPr="00BB33E5">
        <w:rPr>
          <w:rFonts w:ascii="Times New Roman" w:hAnsi="Times New Roman"/>
          <w:color w:val="0D0D0D"/>
          <w:sz w:val="26"/>
          <w:szCs w:val="26"/>
        </w:rPr>
        <w:t>Phân tích tác dụng của những bằng chứng được sử dụng trong văn bản.</w:t>
      </w:r>
      <w:proofErr w:type="gramEnd"/>
    </w:p>
    <w:p w:rsidR="001F23FA" w:rsidRPr="00BB33E5" w:rsidRDefault="001F23FA" w:rsidP="001F23FA">
      <w:pPr>
        <w:spacing w:after="0" w:line="312" w:lineRule="auto"/>
        <w:jc w:val="both"/>
        <w:rPr>
          <w:rFonts w:ascii="Times New Roman" w:hAnsi="Times New Roman"/>
          <w:color w:val="0D0D0D"/>
          <w:sz w:val="26"/>
          <w:szCs w:val="26"/>
        </w:rPr>
      </w:pPr>
      <w:proofErr w:type="gramStart"/>
      <w:r w:rsidRPr="00BB33E5">
        <w:rPr>
          <w:rFonts w:ascii="Times New Roman" w:hAnsi="Times New Roman"/>
          <w:b/>
          <w:bCs/>
          <w:color w:val="0D0D0D"/>
          <w:sz w:val="26"/>
          <w:szCs w:val="26"/>
        </w:rPr>
        <w:t>Câu 4.</w:t>
      </w:r>
      <w:proofErr w:type="gramEnd"/>
      <w:r w:rsidRPr="00BB33E5">
        <w:rPr>
          <w:rFonts w:ascii="Times New Roman" w:hAnsi="Times New Roman"/>
          <w:b/>
          <w:bCs/>
          <w:color w:val="0D0D0D"/>
          <w:sz w:val="26"/>
          <w:szCs w:val="26"/>
        </w:rPr>
        <w:t xml:space="preserve"> </w:t>
      </w:r>
      <w:r w:rsidRPr="00BB33E5">
        <w:rPr>
          <w:rFonts w:ascii="Times New Roman" w:hAnsi="Times New Roman"/>
          <w:color w:val="0D0D0D"/>
          <w:sz w:val="26"/>
          <w:szCs w:val="26"/>
        </w:rPr>
        <w:t>Anh/Chị hiểu như thế nào về mối quan hệ giữa việc "viện cớ" và "nỗi sợ hãi" được tác giả đề cập trong văn bản?</w:t>
      </w:r>
    </w:p>
    <w:p w:rsidR="001F23FA" w:rsidRPr="00BB33E5" w:rsidRDefault="001F23FA" w:rsidP="001F23FA">
      <w:pPr>
        <w:spacing w:after="0" w:line="312" w:lineRule="auto"/>
        <w:jc w:val="both"/>
        <w:rPr>
          <w:rFonts w:ascii="Times New Roman" w:hAnsi="Times New Roman"/>
          <w:color w:val="0D0D0D"/>
          <w:sz w:val="26"/>
          <w:szCs w:val="26"/>
        </w:rPr>
      </w:pPr>
      <w:proofErr w:type="gramStart"/>
      <w:r w:rsidRPr="00BB33E5">
        <w:rPr>
          <w:rFonts w:ascii="Times New Roman" w:hAnsi="Times New Roman"/>
          <w:b/>
          <w:bCs/>
          <w:color w:val="0D0D0D"/>
          <w:sz w:val="26"/>
          <w:szCs w:val="26"/>
        </w:rPr>
        <w:t>Câu 5.</w:t>
      </w:r>
      <w:proofErr w:type="gramEnd"/>
      <w:r w:rsidRPr="00BB33E5">
        <w:rPr>
          <w:rFonts w:ascii="Times New Roman" w:hAnsi="Times New Roman"/>
          <w:b/>
          <w:bCs/>
          <w:color w:val="0D0D0D"/>
          <w:sz w:val="26"/>
          <w:szCs w:val="26"/>
        </w:rPr>
        <w:t xml:space="preserve"> </w:t>
      </w:r>
      <w:r w:rsidRPr="00BB33E5">
        <w:rPr>
          <w:rFonts w:ascii="Times New Roman" w:hAnsi="Times New Roman"/>
          <w:color w:val="0D0D0D"/>
          <w:sz w:val="26"/>
          <w:szCs w:val="26"/>
        </w:rPr>
        <w:t>Anh/Chị có đồng tình với ý kiến: “</w:t>
      </w:r>
      <w:r w:rsidRPr="00BB33E5">
        <w:rPr>
          <w:rFonts w:ascii="Times New Roman" w:hAnsi="Times New Roman"/>
          <w:i/>
          <w:iCs/>
          <w:color w:val="0D0D0D"/>
          <w:sz w:val="26"/>
          <w:szCs w:val="26"/>
        </w:rPr>
        <w:t xml:space="preserve">Đừng dành quá nhiều thời gian cho việc lên kế hoạch hoặc cố thử nghiệm để dự đoán và giải quyết vấn đề trước khi chúng xảy ra. </w:t>
      </w:r>
      <w:proofErr w:type="gramStart"/>
      <w:r w:rsidRPr="00BB33E5">
        <w:rPr>
          <w:rFonts w:ascii="Times New Roman" w:hAnsi="Times New Roman"/>
          <w:i/>
          <w:iCs/>
          <w:color w:val="0D0D0D"/>
          <w:sz w:val="26"/>
          <w:szCs w:val="26"/>
        </w:rPr>
        <w:t xml:space="preserve">Đó cũng chỉ là một cách viện cớ khác cho sự chần chừ của bạn” </w:t>
      </w:r>
      <w:r w:rsidRPr="00BB33E5">
        <w:rPr>
          <w:rFonts w:ascii="Times New Roman" w:hAnsi="Times New Roman"/>
          <w:iCs/>
          <w:color w:val="0D0D0D"/>
          <w:sz w:val="26"/>
          <w:szCs w:val="26"/>
        </w:rPr>
        <w:t>không?</w:t>
      </w:r>
      <w:proofErr w:type="gramEnd"/>
      <w:r w:rsidRPr="00BB33E5">
        <w:rPr>
          <w:rFonts w:ascii="Times New Roman" w:hAnsi="Times New Roman"/>
          <w:iCs/>
          <w:color w:val="0D0D0D"/>
          <w:sz w:val="26"/>
          <w:szCs w:val="26"/>
        </w:rPr>
        <w:t xml:space="preserve"> </w:t>
      </w:r>
      <w:proofErr w:type="gramStart"/>
      <w:r w:rsidRPr="00BB33E5">
        <w:rPr>
          <w:rFonts w:ascii="Times New Roman" w:hAnsi="Times New Roman"/>
          <w:iCs/>
          <w:color w:val="0D0D0D"/>
          <w:sz w:val="26"/>
          <w:szCs w:val="26"/>
        </w:rPr>
        <w:t>Vì sao?</w:t>
      </w:r>
      <w:proofErr w:type="gramEnd"/>
    </w:p>
    <w:p w:rsidR="001F23FA" w:rsidRPr="00BB33E5" w:rsidRDefault="001F23FA" w:rsidP="001F23FA">
      <w:pPr>
        <w:spacing w:after="0" w:line="312" w:lineRule="auto"/>
        <w:ind w:right="-421"/>
        <w:jc w:val="both"/>
        <w:rPr>
          <w:rFonts w:ascii="Times New Roman" w:hAnsi="Times New Roman"/>
          <w:b/>
          <w:bCs/>
          <w:color w:val="0D0D0D"/>
          <w:sz w:val="26"/>
          <w:szCs w:val="26"/>
          <w:lang w:val="da-DK"/>
        </w:rPr>
      </w:pPr>
      <w:r w:rsidRPr="00BB33E5">
        <w:rPr>
          <w:rFonts w:ascii="Times New Roman" w:hAnsi="Times New Roman"/>
          <w:b/>
          <w:bCs/>
          <w:color w:val="0D0D0D"/>
          <w:sz w:val="26"/>
          <w:szCs w:val="26"/>
          <w:lang w:val="da-DK"/>
        </w:rPr>
        <w:t>II. VIẾT (6,0 điểm)</w:t>
      </w:r>
    </w:p>
    <w:p w:rsidR="001F23FA" w:rsidRPr="00BB33E5" w:rsidRDefault="001F23FA" w:rsidP="001F23FA">
      <w:pPr>
        <w:spacing w:after="0" w:line="312" w:lineRule="auto"/>
        <w:ind w:right="-421"/>
        <w:jc w:val="both"/>
        <w:rPr>
          <w:rFonts w:ascii="Times New Roman" w:hAnsi="Times New Roman"/>
          <w:b/>
          <w:bCs/>
          <w:color w:val="0D0D0D"/>
          <w:sz w:val="26"/>
          <w:szCs w:val="26"/>
          <w:lang w:val="da-DK"/>
        </w:rPr>
      </w:pPr>
      <w:r w:rsidRPr="00BB33E5">
        <w:rPr>
          <w:rFonts w:ascii="Times New Roman" w:hAnsi="Times New Roman"/>
          <w:b/>
          <w:bCs/>
          <w:color w:val="0D0D0D"/>
          <w:sz w:val="26"/>
          <w:szCs w:val="26"/>
          <w:lang w:val="da-DK"/>
        </w:rPr>
        <w:t>Câu 1</w:t>
      </w:r>
      <w:r w:rsidRPr="00BB33E5">
        <w:rPr>
          <w:rFonts w:ascii="Times New Roman" w:hAnsi="Times New Roman"/>
          <w:b/>
          <w:bCs/>
          <w:color w:val="0D0D0D"/>
          <w:sz w:val="26"/>
          <w:szCs w:val="26"/>
          <w:lang w:val="vi-VN"/>
        </w:rPr>
        <w:t xml:space="preserve"> </w:t>
      </w:r>
      <w:r w:rsidRPr="00BB33E5">
        <w:rPr>
          <w:rFonts w:ascii="Times New Roman" w:hAnsi="Times New Roman"/>
          <w:b/>
          <w:bCs/>
          <w:i/>
          <w:color w:val="0D0D0D"/>
          <w:sz w:val="26"/>
          <w:szCs w:val="26"/>
          <w:lang w:val="da-DK"/>
        </w:rPr>
        <w:t>(2,0 điểm)</w:t>
      </w:r>
    </w:p>
    <w:p w:rsidR="001F23FA" w:rsidRPr="00BB33E5" w:rsidRDefault="001F23FA" w:rsidP="001F23FA">
      <w:pPr>
        <w:spacing w:after="0" w:line="312" w:lineRule="auto"/>
        <w:ind w:right="-115"/>
        <w:jc w:val="both"/>
        <w:rPr>
          <w:rFonts w:ascii="Times New Roman" w:hAnsi="Times New Roman"/>
          <w:color w:val="0D0D0D"/>
          <w:sz w:val="26"/>
          <w:szCs w:val="26"/>
        </w:rPr>
      </w:pPr>
      <w:r w:rsidRPr="00BB33E5">
        <w:rPr>
          <w:rFonts w:ascii="Times New Roman" w:hAnsi="Times New Roman"/>
          <w:color w:val="0D0D0D"/>
          <w:sz w:val="26"/>
          <w:szCs w:val="26"/>
        </w:rPr>
        <w:t xml:space="preserve">  </w:t>
      </w:r>
      <w:r w:rsidRPr="00BB33E5">
        <w:rPr>
          <w:rFonts w:ascii="Times New Roman" w:hAnsi="Times New Roman"/>
          <w:color w:val="0D0D0D"/>
          <w:sz w:val="26"/>
          <w:szCs w:val="26"/>
        </w:rPr>
        <w:tab/>
        <w:t xml:space="preserve">   Dựa vào những gợi ý từ văn bản ở phần Đọc hiểu, anh/chị hãy viết một đoạn văn nghị luận (khoảng 200 chữ) bàn luận về cách để phá vỡ sức ì của bản thân và khởi tạo hành động một cách hiệu quả.</w:t>
      </w:r>
    </w:p>
    <w:p w:rsidR="001F23FA" w:rsidRPr="00BB33E5" w:rsidRDefault="001F23FA" w:rsidP="001F23FA">
      <w:pPr>
        <w:spacing w:after="0" w:line="312" w:lineRule="auto"/>
        <w:ind w:right="-115"/>
        <w:jc w:val="both"/>
        <w:rPr>
          <w:rFonts w:ascii="Times New Roman" w:hAnsi="Times New Roman"/>
          <w:b/>
          <w:i/>
          <w:color w:val="0D0D0D"/>
          <w:sz w:val="26"/>
          <w:szCs w:val="26"/>
          <w:lang w:val="vi-VN"/>
        </w:rPr>
      </w:pPr>
      <w:r w:rsidRPr="00BB33E5">
        <w:rPr>
          <w:rFonts w:ascii="Times New Roman" w:hAnsi="Times New Roman"/>
          <w:b/>
          <w:color w:val="0D0D0D"/>
          <w:sz w:val="26"/>
          <w:szCs w:val="26"/>
          <w:lang w:val="vi-VN"/>
        </w:rPr>
        <w:t xml:space="preserve">Câu 2 </w:t>
      </w:r>
      <w:r w:rsidRPr="00BB33E5">
        <w:rPr>
          <w:rFonts w:ascii="Times New Roman" w:hAnsi="Times New Roman"/>
          <w:b/>
          <w:i/>
          <w:color w:val="0D0D0D"/>
          <w:sz w:val="26"/>
          <w:szCs w:val="26"/>
          <w:lang w:val="vi-VN"/>
        </w:rPr>
        <w:t>(4,0 điểm)</w:t>
      </w:r>
    </w:p>
    <w:p w:rsidR="001F23FA" w:rsidRPr="00BB33E5" w:rsidRDefault="001F23FA" w:rsidP="001F23FA">
      <w:pPr>
        <w:spacing w:after="0" w:line="312" w:lineRule="auto"/>
        <w:jc w:val="both"/>
        <w:rPr>
          <w:rFonts w:ascii="Times New Roman" w:hAnsi="Times New Roman"/>
          <w:sz w:val="26"/>
          <w:szCs w:val="26"/>
        </w:rPr>
      </w:pPr>
      <w:r w:rsidRPr="00BB33E5">
        <w:rPr>
          <w:rFonts w:ascii="Times New Roman" w:hAnsi="Times New Roman"/>
          <w:color w:val="0D0D0D"/>
          <w:sz w:val="26"/>
          <w:szCs w:val="26"/>
        </w:rPr>
        <w:t xml:space="preserve">    </w:t>
      </w:r>
      <w:r w:rsidRPr="00BB33E5">
        <w:rPr>
          <w:rFonts w:ascii="Times New Roman" w:hAnsi="Times New Roman"/>
          <w:color w:val="0D0D0D"/>
          <w:sz w:val="26"/>
          <w:szCs w:val="26"/>
        </w:rPr>
        <w:tab/>
        <w:t xml:space="preserve"> Viết bài văn nghị luận</w:t>
      </w:r>
      <w:r w:rsidRPr="00BB33E5">
        <w:rPr>
          <w:rFonts w:ascii="Times New Roman" w:hAnsi="Times New Roman"/>
          <w:sz w:val="26"/>
          <w:szCs w:val="26"/>
        </w:rPr>
        <w:t xml:space="preserve"> (khoảng 600 chữ) phân tích nhân vật Ngạn trong đoạn trích sau:</w:t>
      </w:r>
    </w:p>
    <w:p w:rsidR="001F23FA" w:rsidRPr="00BB33E5" w:rsidRDefault="001F23FA" w:rsidP="001F23FA">
      <w:pPr>
        <w:spacing w:after="0" w:line="312" w:lineRule="auto"/>
        <w:ind w:firstLine="540"/>
        <w:jc w:val="both"/>
        <w:rPr>
          <w:rFonts w:ascii="Times New Roman" w:hAnsi="Times New Roman"/>
          <w:sz w:val="26"/>
          <w:szCs w:val="26"/>
        </w:rPr>
      </w:pPr>
      <w:r w:rsidRPr="00BB33E5">
        <w:rPr>
          <w:rFonts w:ascii="Times New Roman" w:hAnsi="Times New Roman"/>
          <w:b/>
          <w:bCs/>
          <w:sz w:val="26"/>
          <w:szCs w:val="26"/>
        </w:rPr>
        <w:t>(Lược đoạn:</w:t>
      </w:r>
      <w:r w:rsidRPr="00BB33E5">
        <w:rPr>
          <w:rFonts w:ascii="Times New Roman" w:hAnsi="Times New Roman"/>
          <w:sz w:val="26"/>
          <w:szCs w:val="26"/>
        </w:rPr>
        <w:t xml:space="preserve"> Trưa ngày ba mươi tháng Chạp, tôi </w:t>
      </w:r>
      <w:proofErr w:type="gramStart"/>
      <w:r w:rsidRPr="00BB33E5">
        <w:rPr>
          <w:rFonts w:ascii="Times New Roman" w:hAnsi="Times New Roman"/>
          <w:sz w:val="26"/>
          <w:szCs w:val="26"/>
        </w:rPr>
        <w:t>theo</w:t>
      </w:r>
      <w:proofErr w:type="gramEnd"/>
      <w:r w:rsidRPr="00BB33E5">
        <w:rPr>
          <w:rFonts w:ascii="Times New Roman" w:hAnsi="Times New Roman"/>
          <w:sz w:val="26"/>
          <w:szCs w:val="26"/>
        </w:rPr>
        <w:t xml:space="preserve"> chân anh Ngạn cùng một người chiến sĩ liên lạc tên Vang lên ăn Tết ở Pa-khen, một bản ở ngay sát biên giới giáp nước bạn Lào. </w:t>
      </w:r>
      <w:proofErr w:type="gramStart"/>
      <w:r w:rsidRPr="00BB33E5">
        <w:rPr>
          <w:rFonts w:ascii="Times New Roman" w:hAnsi="Times New Roman"/>
          <w:sz w:val="26"/>
          <w:szCs w:val="26"/>
        </w:rPr>
        <w:t>Suốt dọc đường, Ngạn kể cho chúng tôi nghe những ngày đầu kháng chiến anh hoạt động trên đất Pa-khen).</w:t>
      </w:r>
      <w:proofErr w:type="gramEnd"/>
    </w:p>
    <w:p w:rsidR="001F23FA" w:rsidRPr="00BB33E5" w:rsidRDefault="001F23FA" w:rsidP="001F23FA">
      <w:pPr>
        <w:spacing w:after="0" w:line="312" w:lineRule="auto"/>
        <w:ind w:firstLine="540"/>
        <w:jc w:val="both"/>
        <w:rPr>
          <w:rFonts w:ascii="Times New Roman" w:hAnsi="Times New Roman"/>
          <w:sz w:val="26"/>
          <w:szCs w:val="26"/>
        </w:rPr>
      </w:pPr>
      <w:proofErr w:type="gramStart"/>
      <w:r w:rsidRPr="00BB33E5">
        <w:rPr>
          <w:rFonts w:ascii="Times New Roman" w:hAnsi="Times New Roman"/>
          <w:i/>
          <w:iCs/>
          <w:sz w:val="26"/>
          <w:szCs w:val="26"/>
        </w:rPr>
        <w:t>Ngạn thuộc loại người quen với rừng.</w:t>
      </w:r>
      <w:proofErr w:type="gramEnd"/>
      <w:r w:rsidRPr="00BB33E5">
        <w:rPr>
          <w:rFonts w:ascii="Times New Roman" w:hAnsi="Times New Roman"/>
          <w:i/>
          <w:iCs/>
          <w:sz w:val="26"/>
          <w:szCs w:val="26"/>
        </w:rPr>
        <w:t xml:space="preserve"> </w:t>
      </w:r>
      <w:proofErr w:type="gramStart"/>
      <w:r w:rsidRPr="00BB33E5">
        <w:rPr>
          <w:rFonts w:ascii="Times New Roman" w:hAnsi="Times New Roman"/>
          <w:i/>
          <w:iCs/>
          <w:sz w:val="26"/>
          <w:szCs w:val="26"/>
        </w:rPr>
        <w:t>Lần đầu mới gặp anh ta khó làm quen ngay.</w:t>
      </w:r>
      <w:proofErr w:type="gramEnd"/>
      <w:r w:rsidRPr="00BB33E5">
        <w:rPr>
          <w:rFonts w:ascii="Times New Roman" w:hAnsi="Times New Roman"/>
          <w:i/>
          <w:iCs/>
          <w:sz w:val="26"/>
          <w:szCs w:val="26"/>
        </w:rPr>
        <w:t xml:space="preserve"> </w:t>
      </w:r>
      <w:proofErr w:type="gramStart"/>
      <w:r w:rsidRPr="00BB33E5">
        <w:rPr>
          <w:rFonts w:ascii="Times New Roman" w:hAnsi="Times New Roman"/>
          <w:i/>
          <w:iCs/>
          <w:sz w:val="26"/>
          <w:szCs w:val="26"/>
        </w:rPr>
        <w:t>Anh hơi lạnh lùng.</w:t>
      </w:r>
      <w:proofErr w:type="gramEnd"/>
      <w:r w:rsidRPr="00BB33E5">
        <w:rPr>
          <w:rFonts w:ascii="Times New Roman" w:hAnsi="Times New Roman"/>
          <w:i/>
          <w:iCs/>
          <w:sz w:val="26"/>
          <w:szCs w:val="26"/>
        </w:rPr>
        <w:t xml:space="preserve"> Anh không thích bắt </w:t>
      </w:r>
      <w:proofErr w:type="gramStart"/>
      <w:r w:rsidRPr="00BB33E5">
        <w:rPr>
          <w:rFonts w:ascii="Times New Roman" w:hAnsi="Times New Roman"/>
          <w:i/>
          <w:iCs/>
          <w:sz w:val="26"/>
          <w:szCs w:val="26"/>
        </w:rPr>
        <w:t>tay</w:t>
      </w:r>
      <w:proofErr w:type="gramEnd"/>
      <w:r w:rsidRPr="00BB33E5">
        <w:rPr>
          <w:rFonts w:ascii="Times New Roman" w:hAnsi="Times New Roman"/>
          <w:i/>
          <w:iCs/>
          <w:sz w:val="26"/>
          <w:szCs w:val="26"/>
        </w:rPr>
        <w:t xml:space="preserve">, càng không thích mời mọc, xã giao, cả với khách lạ. Những khách lạ tới huyện đội, hãy cứ đi </w:t>
      </w:r>
      <w:proofErr w:type="gramStart"/>
      <w:r w:rsidRPr="00BB33E5">
        <w:rPr>
          <w:rFonts w:ascii="Times New Roman" w:hAnsi="Times New Roman"/>
          <w:i/>
          <w:iCs/>
          <w:sz w:val="26"/>
          <w:szCs w:val="26"/>
        </w:rPr>
        <w:t>theo</w:t>
      </w:r>
      <w:proofErr w:type="gramEnd"/>
      <w:r w:rsidRPr="00BB33E5">
        <w:rPr>
          <w:rFonts w:ascii="Times New Roman" w:hAnsi="Times New Roman"/>
          <w:i/>
          <w:iCs/>
          <w:sz w:val="26"/>
          <w:szCs w:val="26"/>
        </w:rPr>
        <w:t xml:space="preserve"> anh xuống bản một chuyến, dù không ưa anh thì cũng phải nhận thấy ở cuộc đời anh có nhiều điều đáng tìm tòi để biết.</w:t>
      </w:r>
    </w:p>
    <w:p w:rsidR="001F23FA" w:rsidRPr="00BB33E5" w:rsidRDefault="001F23FA" w:rsidP="001F23FA">
      <w:pPr>
        <w:spacing w:after="0" w:line="312" w:lineRule="auto"/>
        <w:ind w:firstLine="540"/>
        <w:jc w:val="both"/>
        <w:rPr>
          <w:rFonts w:ascii="Times New Roman" w:hAnsi="Times New Roman"/>
          <w:i/>
          <w:iCs/>
          <w:sz w:val="26"/>
          <w:szCs w:val="26"/>
        </w:rPr>
      </w:pPr>
      <w:r w:rsidRPr="00BB33E5">
        <w:rPr>
          <w:rFonts w:ascii="Times New Roman" w:hAnsi="Times New Roman"/>
          <w:i/>
          <w:iCs/>
          <w:sz w:val="26"/>
          <w:szCs w:val="26"/>
        </w:rPr>
        <w:t xml:space="preserve">Ngạn đã ngoài bốn mươi, quê vùng xuôi, đâu tận giáp biển, nhưng từ ngày mới vào bộ đội, anh đã </w:t>
      </w:r>
      <w:proofErr w:type="gramStart"/>
      <w:r w:rsidRPr="00BB33E5">
        <w:rPr>
          <w:rFonts w:ascii="Times New Roman" w:hAnsi="Times New Roman"/>
          <w:i/>
          <w:iCs/>
          <w:sz w:val="26"/>
          <w:szCs w:val="26"/>
        </w:rPr>
        <w:t>lăn</w:t>
      </w:r>
      <w:proofErr w:type="gramEnd"/>
      <w:r w:rsidRPr="00BB33E5">
        <w:rPr>
          <w:rFonts w:ascii="Times New Roman" w:hAnsi="Times New Roman"/>
          <w:i/>
          <w:iCs/>
          <w:sz w:val="26"/>
          <w:szCs w:val="26"/>
        </w:rPr>
        <w:t xml:space="preserve"> lộn trên vùng rừng núi biên giới. Anh ở bộ đội gần hai mươi năm thì gần hai mươi năm </w:t>
      </w:r>
      <w:proofErr w:type="gramStart"/>
      <w:r w:rsidRPr="00BB33E5">
        <w:rPr>
          <w:rFonts w:ascii="Times New Roman" w:hAnsi="Times New Roman"/>
          <w:i/>
          <w:iCs/>
          <w:sz w:val="26"/>
          <w:szCs w:val="26"/>
        </w:rPr>
        <w:t>lăn</w:t>
      </w:r>
      <w:proofErr w:type="gramEnd"/>
      <w:r w:rsidRPr="00BB33E5">
        <w:rPr>
          <w:rFonts w:ascii="Times New Roman" w:hAnsi="Times New Roman"/>
          <w:i/>
          <w:iCs/>
          <w:sz w:val="26"/>
          <w:szCs w:val="26"/>
        </w:rPr>
        <w:t xml:space="preserve"> lộn trên mảnh đất này. Công tác của anh thôi thì đủ: đánh Pháp, đánh phỉ, nắm dân, tìm đất… </w:t>
      </w:r>
      <w:proofErr w:type="gramStart"/>
      <w:r w:rsidRPr="00BB33E5">
        <w:rPr>
          <w:rFonts w:ascii="Times New Roman" w:hAnsi="Times New Roman"/>
          <w:i/>
          <w:iCs/>
          <w:sz w:val="26"/>
          <w:szCs w:val="26"/>
        </w:rPr>
        <w:t>Chúng ta hãy giở tấm bản đồ của nước Việt Nam ta.</w:t>
      </w:r>
      <w:proofErr w:type="gramEnd"/>
      <w:r w:rsidRPr="00BB33E5">
        <w:rPr>
          <w:rFonts w:ascii="Times New Roman" w:hAnsi="Times New Roman"/>
          <w:i/>
          <w:iCs/>
          <w:sz w:val="26"/>
          <w:szCs w:val="26"/>
        </w:rPr>
        <w:t xml:space="preserve"> </w:t>
      </w:r>
      <w:proofErr w:type="gramStart"/>
      <w:r w:rsidRPr="00BB33E5">
        <w:rPr>
          <w:rFonts w:ascii="Times New Roman" w:hAnsi="Times New Roman"/>
          <w:i/>
          <w:iCs/>
          <w:sz w:val="26"/>
          <w:szCs w:val="26"/>
        </w:rPr>
        <w:t xml:space="preserve">Trên </w:t>
      </w:r>
      <w:r w:rsidRPr="00BB33E5">
        <w:rPr>
          <w:rFonts w:ascii="Times New Roman" w:hAnsi="Times New Roman"/>
          <w:i/>
          <w:iCs/>
          <w:sz w:val="26"/>
          <w:szCs w:val="26"/>
        </w:rPr>
        <w:lastRenderedPageBreak/>
        <w:t>địa giới miền Tây, một quãng có một cái chấm bằng hạt đất hơi lồi ra.</w:t>
      </w:r>
      <w:proofErr w:type="gramEnd"/>
      <w:r w:rsidRPr="00BB33E5">
        <w:rPr>
          <w:rFonts w:ascii="Times New Roman" w:hAnsi="Times New Roman"/>
          <w:i/>
          <w:iCs/>
          <w:sz w:val="26"/>
          <w:szCs w:val="26"/>
        </w:rPr>
        <w:t xml:space="preserve"> Đó là mảnh rừng âm u có con suối mà ba chúng tôi đang đi giữa lòng nó. </w:t>
      </w:r>
      <w:proofErr w:type="gramStart"/>
      <w:r w:rsidRPr="00BB33E5">
        <w:rPr>
          <w:rFonts w:ascii="Times New Roman" w:hAnsi="Times New Roman"/>
          <w:i/>
          <w:iCs/>
          <w:sz w:val="26"/>
          <w:szCs w:val="26"/>
        </w:rPr>
        <w:t>Chốn này, như đã nói, tôi mới đặt chân tới lần đầu.</w:t>
      </w:r>
      <w:proofErr w:type="gramEnd"/>
      <w:r w:rsidRPr="00BB33E5">
        <w:rPr>
          <w:rFonts w:ascii="Times New Roman" w:hAnsi="Times New Roman"/>
          <w:i/>
          <w:iCs/>
          <w:sz w:val="26"/>
          <w:szCs w:val="26"/>
        </w:rPr>
        <w:t xml:space="preserve"> </w:t>
      </w:r>
      <w:proofErr w:type="gramStart"/>
      <w:r w:rsidRPr="00BB33E5">
        <w:rPr>
          <w:rFonts w:ascii="Times New Roman" w:hAnsi="Times New Roman"/>
          <w:i/>
          <w:iCs/>
          <w:sz w:val="26"/>
          <w:szCs w:val="26"/>
        </w:rPr>
        <w:t>Đồng chí Vang, liên lạc của Ngạn, mới mười bảy tuổi, là người dân bản Pa-khen.</w:t>
      </w:r>
      <w:proofErr w:type="gramEnd"/>
      <w:r w:rsidRPr="00BB33E5">
        <w:rPr>
          <w:rFonts w:ascii="Times New Roman" w:hAnsi="Times New Roman"/>
          <w:i/>
          <w:iCs/>
          <w:sz w:val="26"/>
          <w:szCs w:val="26"/>
        </w:rPr>
        <w:t xml:space="preserve"> </w:t>
      </w:r>
      <w:proofErr w:type="gramStart"/>
      <w:r w:rsidRPr="00BB33E5">
        <w:rPr>
          <w:rFonts w:ascii="Times New Roman" w:hAnsi="Times New Roman"/>
          <w:i/>
          <w:iCs/>
          <w:sz w:val="26"/>
          <w:szCs w:val="26"/>
        </w:rPr>
        <w:t>Còn Ngạn?</w:t>
      </w:r>
      <w:proofErr w:type="gramEnd"/>
      <w:r w:rsidRPr="00BB33E5">
        <w:rPr>
          <w:rFonts w:ascii="Times New Roman" w:hAnsi="Times New Roman"/>
          <w:i/>
          <w:iCs/>
          <w:sz w:val="26"/>
          <w:szCs w:val="26"/>
        </w:rPr>
        <w:t xml:space="preserve"> </w:t>
      </w:r>
      <w:proofErr w:type="gramStart"/>
      <w:r w:rsidRPr="00BB33E5">
        <w:rPr>
          <w:rFonts w:ascii="Times New Roman" w:hAnsi="Times New Roman"/>
          <w:i/>
          <w:iCs/>
          <w:sz w:val="26"/>
          <w:szCs w:val="26"/>
        </w:rPr>
        <w:t>Khi Vang chưa đẻ thì Ngạn đã chiến đấu ở đây, anh và người ông ngoại của Vang là hai người đã có công đưa mảnh đất Pa-khen trở về bản đồ của Tổ quốc.</w:t>
      </w:r>
      <w:proofErr w:type="gramEnd"/>
    </w:p>
    <w:p w:rsidR="001F23FA" w:rsidRPr="00BB33E5" w:rsidRDefault="001F23FA" w:rsidP="001F23FA">
      <w:pPr>
        <w:spacing w:after="0" w:line="312" w:lineRule="auto"/>
        <w:ind w:firstLine="540"/>
        <w:jc w:val="both"/>
        <w:rPr>
          <w:ins w:id="1" w:author="Unknown"/>
          <w:rFonts w:ascii="Times New Roman" w:hAnsi="Times New Roman"/>
          <w:sz w:val="26"/>
          <w:szCs w:val="26"/>
        </w:rPr>
      </w:pPr>
      <w:proofErr w:type="gramStart"/>
      <w:r w:rsidRPr="00BB33E5">
        <w:rPr>
          <w:rFonts w:ascii="Times New Roman" w:hAnsi="Times New Roman"/>
          <w:i/>
          <w:iCs/>
          <w:sz w:val="26"/>
          <w:szCs w:val="26"/>
        </w:rPr>
        <w:t>Năm 1945, dù đã có chính quyền cách mạng ở biên giới nhưng vùng đất Pa-khen vẫn bị Pháp nhập vào đất Lào, mọi giấy tờ địa chính cũ bị Pháp hủy hết.</w:t>
      </w:r>
      <w:proofErr w:type="gramEnd"/>
      <w:r w:rsidRPr="00BB33E5">
        <w:rPr>
          <w:rFonts w:ascii="Times New Roman" w:hAnsi="Times New Roman"/>
          <w:i/>
          <w:iCs/>
          <w:sz w:val="26"/>
          <w:szCs w:val="26"/>
        </w:rPr>
        <w:t xml:space="preserve"> Lúc ấy, Ngạn là chiến sĩ vệ quốc đoàn chiến đấu bị thương, anh bị lạc đơn vị, anh được Y Khiêu - một người con gái người Lào cõng về, chữa lành vết thương. </w:t>
      </w:r>
      <w:proofErr w:type="gramStart"/>
      <w:r w:rsidRPr="00BB33E5">
        <w:rPr>
          <w:rFonts w:ascii="Times New Roman" w:hAnsi="Times New Roman"/>
          <w:i/>
          <w:iCs/>
          <w:sz w:val="26"/>
          <w:szCs w:val="26"/>
        </w:rPr>
        <w:t>Sau khi vết thương khỏi, Ngạn ở lại bản tạo dựng cơ sở kháng chiến tại Pa-khen.</w:t>
      </w:r>
      <w:proofErr w:type="gramEnd"/>
    </w:p>
    <w:p w:rsidR="001F23FA" w:rsidRPr="00BB33E5" w:rsidRDefault="001F23FA" w:rsidP="001F23FA">
      <w:pPr>
        <w:spacing w:after="0" w:line="312" w:lineRule="auto"/>
        <w:ind w:firstLine="540"/>
        <w:jc w:val="both"/>
        <w:rPr>
          <w:rFonts w:ascii="Times New Roman" w:hAnsi="Times New Roman"/>
          <w:sz w:val="26"/>
          <w:szCs w:val="26"/>
        </w:rPr>
      </w:pPr>
      <w:r w:rsidRPr="00BB33E5">
        <w:rPr>
          <w:rFonts w:ascii="Times New Roman" w:hAnsi="Times New Roman"/>
          <w:i/>
          <w:iCs/>
          <w:sz w:val="26"/>
          <w:szCs w:val="26"/>
        </w:rPr>
        <w:t>(</w:t>
      </w:r>
      <w:r w:rsidRPr="00BB33E5">
        <w:rPr>
          <w:rFonts w:ascii="Times New Roman" w:hAnsi="Times New Roman"/>
          <w:b/>
          <w:bCs/>
          <w:sz w:val="26"/>
          <w:szCs w:val="26"/>
        </w:rPr>
        <w:t>Lược đoạn:</w:t>
      </w:r>
      <w:r w:rsidRPr="00BB33E5">
        <w:rPr>
          <w:rFonts w:ascii="Times New Roman" w:hAnsi="Times New Roman"/>
          <w:sz w:val="26"/>
          <w:szCs w:val="26"/>
        </w:rPr>
        <w:t> </w:t>
      </w:r>
      <w:r w:rsidRPr="00BB33E5">
        <w:rPr>
          <w:rFonts w:ascii="Times New Roman" w:hAnsi="Times New Roman"/>
          <w:iCs/>
          <w:sz w:val="26"/>
          <w:szCs w:val="26"/>
        </w:rPr>
        <w:t>Sau gần nửa năm, vùng Pa-khen liên tiếp nổ ra những trận đánh phục kích, tập kích nhỏ làm rung chuyển hệ thống đồn ải của quân Pháp và bọn thổ phỉ theo Pháp. Cảm phục tài trí và lòng dũng cảm của Ngạn, cha của Y Khiêu mời Ngạn đến uống rượu và nói với Ngạn muốn gả Y Khiêu cho anh.)</w:t>
      </w:r>
    </w:p>
    <w:p w:rsidR="001F23FA" w:rsidRPr="00BB33E5" w:rsidRDefault="001F23FA" w:rsidP="001F23FA">
      <w:pPr>
        <w:spacing w:after="0" w:line="312" w:lineRule="auto"/>
        <w:ind w:firstLine="540"/>
        <w:jc w:val="both"/>
        <w:rPr>
          <w:rFonts w:ascii="Times New Roman" w:hAnsi="Times New Roman"/>
          <w:sz w:val="26"/>
          <w:szCs w:val="26"/>
        </w:rPr>
      </w:pPr>
      <w:r w:rsidRPr="00BB33E5">
        <w:rPr>
          <w:rFonts w:ascii="Times New Roman" w:hAnsi="Times New Roman"/>
          <w:i/>
          <w:iCs/>
          <w:sz w:val="26"/>
          <w:szCs w:val="26"/>
        </w:rPr>
        <w:t xml:space="preserve">...Ông với </w:t>
      </w:r>
      <w:proofErr w:type="gramStart"/>
      <w:r w:rsidRPr="00BB33E5">
        <w:rPr>
          <w:rFonts w:ascii="Times New Roman" w:hAnsi="Times New Roman"/>
          <w:i/>
          <w:iCs/>
          <w:sz w:val="26"/>
          <w:szCs w:val="26"/>
        </w:rPr>
        <w:t>tay</w:t>
      </w:r>
      <w:proofErr w:type="gramEnd"/>
      <w:r w:rsidRPr="00BB33E5">
        <w:rPr>
          <w:rFonts w:ascii="Times New Roman" w:hAnsi="Times New Roman"/>
          <w:i/>
          <w:iCs/>
          <w:sz w:val="26"/>
          <w:szCs w:val="26"/>
        </w:rPr>
        <w:t xml:space="preserve"> lên nóc nhà lấy một ống tre, lôi từ trong cái ống tre đầy bồ hóng ra những tờ giấy bản viết bằng chữ nho và chữ nôm, có tờ đóng dấu son và đã vàng úa. Đấy là những giấy tờ mà </w:t>
      </w:r>
      <w:proofErr w:type="gramStart"/>
      <w:r w:rsidRPr="00BB33E5">
        <w:rPr>
          <w:rFonts w:ascii="Times New Roman" w:hAnsi="Times New Roman"/>
          <w:i/>
          <w:iCs/>
          <w:sz w:val="26"/>
          <w:szCs w:val="26"/>
        </w:rPr>
        <w:t>theo</w:t>
      </w:r>
      <w:proofErr w:type="gramEnd"/>
      <w:r w:rsidRPr="00BB33E5">
        <w:rPr>
          <w:rFonts w:ascii="Times New Roman" w:hAnsi="Times New Roman"/>
          <w:i/>
          <w:iCs/>
          <w:sz w:val="26"/>
          <w:szCs w:val="26"/>
        </w:rPr>
        <w:t xml:space="preserve"> cáo thị của đồn Pháp, nhà ai còn thu giấu sẽ bị đem xử bắn. </w:t>
      </w:r>
      <w:proofErr w:type="gramStart"/>
      <w:r w:rsidRPr="00BB33E5">
        <w:rPr>
          <w:rFonts w:ascii="Times New Roman" w:hAnsi="Times New Roman"/>
          <w:i/>
          <w:iCs/>
          <w:sz w:val="26"/>
          <w:szCs w:val="26"/>
        </w:rPr>
        <w:t>Đấy là tất cả bằng chứng xác thực chứng tỏ đất Pa-khen là đất Việt Nam.</w:t>
      </w:r>
      <w:proofErr w:type="gramEnd"/>
      <w:r w:rsidRPr="00BB33E5">
        <w:rPr>
          <w:rFonts w:ascii="Times New Roman" w:hAnsi="Times New Roman"/>
          <w:i/>
          <w:iCs/>
          <w:sz w:val="26"/>
          <w:szCs w:val="26"/>
        </w:rPr>
        <w:t xml:space="preserve"> Ông già Lào trao tất cả cho Ngạn, với một lời dặn: “Mảnh đất này là đất Việt Nam. </w:t>
      </w:r>
      <w:proofErr w:type="gramStart"/>
      <w:r w:rsidRPr="00BB33E5">
        <w:rPr>
          <w:rFonts w:ascii="Times New Roman" w:hAnsi="Times New Roman"/>
          <w:i/>
          <w:iCs/>
          <w:sz w:val="26"/>
          <w:szCs w:val="26"/>
        </w:rPr>
        <w:t>Anh là người chiến sĩ bộ đội Việt Nam, anh hãy giữ lấy”.</w:t>
      </w:r>
      <w:proofErr w:type="gramEnd"/>
    </w:p>
    <w:p w:rsidR="001F23FA" w:rsidRPr="00BB33E5" w:rsidRDefault="001F23FA" w:rsidP="001F23FA">
      <w:pPr>
        <w:spacing w:after="0" w:line="312" w:lineRule="auto"/>
        <w:jc w:val="right"/>
        <w:rPr>
          <w:rFonts w:ascii="Times New Roman" w:hAnsi="Times New Roman"/>
          <w:sz w:val="26"/>
          <w:szCs w:val="26"/>
        </w:rPr>
      </w:pPr>
      <w:r w:rsidRPr="00BB33E5">
        <w:rPr>
          <w:rFonts w:ascii="Times New Roman" w:hAnsi="Times New Roman"/>
          <w:sz w:val="26"/>
          <w:szCs w:val="26"/>
        </w:rPr>
        <w:t>(Trích </w:t>
      </w:r>
      <w:r w:rsidRPr="00BB33E5">
        <w:rPr>
          <w:rFonts w:ascii="Times New Roman" w:hAnsi="Times New Roman"/>
          <w:i/>
          <w:iCs/>
          <w:sz w:val="26"/>
          <w:szCs w:val="26"/>
        </w:rPr>
        <w:t>“Nguồn suối”</w:t>
      </w:r>
      <w:r w:rsidRPr="00BB33E5">
        <w:rPr>
          <w:rFonts w:ascii="Times New Roman" w:hAnsi="Times New Roman"/>
          <w:sz w:val="26"/>
          <w:szCs w:val="26"/>
        </w:rPr>
        <w:t>, </w:t>
      </w:r>
      <w:r w:rsidRPr="00BB33E5">
        <w:rPr>
          <w:rFonts w:ascii="Times New Roman" w:hAnsi="Times New Roman"/>
          <w:i/>
          <w:iCs/>
          <w:sz w:val="26"/>
          <w:szCs w:val="26"/>
        </w:rPr>
        <w:t>Tuyển tập Nguyễn Minh Châu</w:t>
      </w:r>
      <w:r w:rsidRPr="00BB33E5">
        <w:rPr>
          <w:rFonts w:ascii="Times New Roman" w:hAnsi="Times New Roman"/>
          <w:sz w:val="26"/>
          <w:szCs w:val="26"/>
        </w:rPr>
        <w:t>,</w:t>
      </w:r>
    </w:p>
    <w:p w:rsidR="001F23FA" w:rsidRPr="00BB33E5" w:rsidRDefault="001F23FA" w:rsidP="001F23FA">
      <w:pPr>
        <w:spacing w:after="0" w:line="312" w:lineRule="auto"/>
        <w:jc w:val="right"/>
        <w:rPr>
          <w:rFonts w:ascii="Times New Roman" w:hAnsi="Times New Roman"/>
          <w:sz w:val="26"/>
          <w:szCs w:val="26"/>
        </w:rPr>
      </w:pPr>
      <w:r w:rsidRPr="00BB33E5">
        <w:rPr>
          <w:rFonts w:ascii="Times New Roman" w:hAnsi="Times New Roman"/>
          <w:sz w:val="26"/>
          <w:szCs w:val="26"/>
        </w:rPr>
        <w:t xml:space="preserve"> NXB Văn học, 2006, </w:t>
      </w:r>
      <w:proofErr w:type="gramStart"/>
      <w:r w:rsidRPr="00BB33E5">
        <w:rPr>
          <w:rFonts w:ascii="Times New Roman" w:hAnsi="Times New Roman"/>
          <w:sz w:val="26"/>
          <w:szCs w:val="26"/>
        </w:rPr>
        <w:t>tr</w:t>
      </w:r>
      <w:proofErr w:type="gramEnd"/>
      <w:r w:rsidRPr="00BB33E5">
        <w:rPr>
          <w:rFonts w:ascii="Times New Roman" w:hAnsi="Times New Roman"/>
          <w:sz w:val="26"/>
          <w:szCs w:val="26"/>
        </w:rPr>
        <w:t xml:space="preserve"> 6-9)</w:t>
      </w:r>
    </w:p>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3FA"/>
    <w:rsid w:val="0012350B"/>
    <w:rsid w:val="001F23FA"/>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3FA"/>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3FA"/>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899</Words>
  <Characters>5129</Characters>
  <Application>Microsoft Office Word</Application>
  <DocSecurity>0</DocSecurity>
  <Lines>42</Lines>
  <Paragraphs>12</Paragraphs>
  <ScaleCrop>false</ScaleCrop>
  <Company/>
  <LinksUpToDate>false</LinksUpToDate>
  <CharactersWithSpaces>6016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2026-03-28T06:05:00Z</dcterms:created>
  <dcterms:modified xsi:type="dcterms:W3CDTF">2026-03-28T06:05:00Z</dcterms:modified>
</cp:coreProperties>
</file>